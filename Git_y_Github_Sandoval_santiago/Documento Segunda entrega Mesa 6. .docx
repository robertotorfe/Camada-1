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numPr>
          <w:ilvl w:val="0"/>
          <w:numId w:val="1"/>
        </w:numPr>
        <w:spacing w:before="39.8614501953125" w:line="360" w:lineRule="auto"/>
        <w:ind w:left="720" w:hanging="360"/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. ¿Que es un usuario root en  Linux?</w:t>
      </w:r>
    </w:p>
    <w:p w:rsidR="00000000" w:rsidDel="00000000" w:rsidP="00000000" w:rsidRDefault="00000000" w:rsidRPr="00000000" w14:paraId="00000002">
      <w:pPr>
        <w:widowControl w:val="0"/>
        <w:spacing w:before="39.8614501953125" w:line="36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Es un usuario especial que no requiere permisos administrativos a diferencia de los usuarios normales a los cuales el sistema les pide dichos permisos para hacer ciertas actividades, sólo basta con ingresar el nombre de usuario para tener los permisos.</w:t>
      </w:r>
    </w:p>
    <w:p w:rsidR="00000000" w:rsidDel="00000000" w:rsidP="00000000" w:rsidRDefault="00000000" w:rsidRPr="00000000" w14:paraId="00000003">
      <w:pPr>
        <w:widowControl w:val="0"/>
        <w:numPr>
          <w:ilvl w:val="0"/>
          <w:numId w:val="1"/>
        </w:numPr>
        <w:spacing w:before="39.8614501953125"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¿Por qué ubuntu no me deja establecer la contraseña durante la instalación?</w:t>
      </w:r>
    </w:p>
    <w:p w:rsidR="00000000" w:rsidDel="00000000" w:rsidP="00000000" w:rsidRDefault="00000000" w:rsidRPr="00000000" w14:paraId="00000004">
      <w:pPr>
        <w:widowControl w:val="0"/>
        <w:spacing w:before="39.8614501953125" w:line="36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Por seguridad el sistema únicamente permite establecer la contraseña al final del proceso de instalación, para que no se vean afectados archivos necesarios para el funcionamiento del sistema operativo; asimismo, hay que </w:t>
      </w:r>
    </w:p>
    <w:p w:rsidR="00000000" w:rsidDel="00000000" w:rsidP="00000000" w:rsidRDefault="00000000" w:rsidRPr="00000000" w14:paraId="00000005">
      <w:pPr>
        <w:widowControl w:val="0"/>
        <w:spacing w:before="39.8614501953125" w:line="36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tener en cuenta que dicho sistema es multiusuario.</w:t>
      </w:r>
    </w:p>
    <w:p w:rsidR="00000000" w:rsidDel="00000000" w:rsidP="00000000" w:rsidRDefault="00000000" w:rsidRPr="00000000" w14:paraId="00000006">
      <w:pPr>
        <w:widowControl w:val="0"/>
        <w:spacing w:before="39.8614501953125" w:line="360" w:lineRule="auto"/>
        <w:ind w:left="0" w:firstLine="72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1"/>
        </w:numPr>
        <w:spacing w:before="39.8614501953125"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¿Cuáles son los procesos típicos de Linux?¿Cómo identificarlos?</w:t>
      </w:r>
    </w:p>
    <w:p w:rsidR="00000000" w:rsidDel="00000000" w:rsidP="00000000" w:rsidRDefault="00000000" w:rsidRPr="00000000" w14:paraId="00000008">
      <w:pPr>
        <w:widowControl w:val="0"/>
        <w:spacing w:before="39.8614501953125" w:line="36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5943600" cy="1384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before="39.8614501953125" w:line="36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numPr>
          <w:ilvl w:val="0"/>
          <w:numId w:val="1"/>
        </w:numPr>
        <w:spacing w:before="39.8614501953125"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 Establecer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una contraseña para el usuario root.</w:t>
      </w:r>
    </w:p>
    <w:p w:rsidR="00000000" w:rsidDel="00000000" w:rsidP="00000000" w:rsidRDefault="00000000" w:rsidRPr="00000000" w14:paraId="0000000B">
      <w:pPr>
        <w:widowControl w:val="0"/>
        <w:spacing w:before="39.8614501953125" w:line="36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4010025" cy="12382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23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before="39.8614501953125" w:line="36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before="39.8614501953125" w:line="36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numPr>
          <w:ilvl w:val="0"/>
          <w:numId w:val="1"/>
        </w:numPr>
        <w:spacing w:before="39.8614501953125" w:line="360" w:lineRule="auto"/>
        <w:ind w:left="720" w:hanging="360"/>
        <w:rPr>
          <w:rFonts w:ascii="Rajdhani" w:cs="Rajdhani" w:eastAsia="Rajdhani" w:hAnsi="Rajdhani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Escribir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en la terminal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el comando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apt install cowsay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F">
      <w:pPr>
        <w:widowControl w:val="0"/>
        <w:spacing w:before="39.8614501953125" w:line="36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5943600" cy="34925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numPr>
          <w:ilvl w:val="0"/>
          <w:numId w:val="1"/>
        </w:numPr>
        <w:spacing w:before="39.8614501953125" w:line="360" w:lineRule="auto"/>
        <w:ind w:left="720" w:hanging="360"/>
        <w:rPr>
          <w:rFonts w:ascii="Rajdhani" w:cs="Rajdhani" w:eastAsia="Rajdhani" w:hAnsi="Rajdhani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 Escribir en la terminal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el comando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cowsay “ Hola mundo “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.</w:t>
        <w:tab/>
      </w:r>
    </w:p>
    <w:p w:rsidR="00000000" w:rsidDel="00000000" w:rsidP="00000000" w:rsidRDefault="00000000" w:rsidRPr="00000000" w14:paraId="00000011">
      <w:pPr>
        <w:widowControl w:val="0"/>
        <w:spacing w:before="39.8614501953125" w:line="360" w:lineRule="auto"/>
        <w:ind w:left="720" w:firstLine="0"/>
        <w:rPr>
          <w:ins w:author="Laura Valentina Gamboa Parra" w:id="0" w:date="2021-11-13T01:21:06Z"/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5943600" cy="1219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ins w:author="Laura Valentina Gamboa Parra" w:id="0" w:date="2021-11-13T01:21:06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12">
      <w:pPr>
        <w:widowControl w:val="0"/>
        <w:spacing w:before="39.8614501953125" w:line="360" w:lineRule="auto"/>
        <w:ind w:left="720" w:firstLine="0"/>
        <w:rPr>
          <w:ins w:author="Laura Valentina Gamboa Parra" w:id="0" w:date="2021-11-13T01:21:06Z"/>
          <w:rFonts w:ascii="Open Sans" w:cs="Open Sans" w:eastAsia="Open Sans" w:hAnsi="Open Sans"/>
          <w:sz w:val="24"/>
          <w:szCs w:val="24"/>
        </w:rPr>
      </w:pPr>
      <w:ins w:author="Laura Valentina Gamboa Parra" w:id="0" w:date="2021-11-13T01:21:06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13">
      <w:pPr>
        <w:widowControl w:val="0"/>
        <w:spacing w:before="39.8614501953125" w:line="360" w:lineRule="auto"/>
        <w:ind w:left="720" w:firstLine="0"/>
        <w:rPr>
          <w:ins w:author="Laura Valentina Gamboa Parra" w:id="0" w:date="2021-11-13T01:21:06Z"/>
          <w:rFonts w:ascii="Open Sans" w:cs="Open Sans" w:eastAsia="Open Sans" w:hAnsi="Open Sans"/>
          <w:sz w:val="24"/>
          <w:szCs w:val="24"/>
        </w:rPr>
      </w:pPr>
      <w:ins w:author="Laura Valentina Gamboa Parra" w:id="0" w:date="2021-11-13T01:21:06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14">
      <w:pPr>
        <w:widowControl w:val="0"/>
        <w:spacing w:before="39.8614501953125" w:line="360" w:lineRule="auto"/>
        <w:ind w:left="720" w:firstLine="0"/>
        <w:rPr>
          <w:ins w:author="Laura Valentina Gamboa Parra" w:id="0" w:date="2021-11-13T01:21:06Z"/>
          <w:rFonts w:ascii="Open Sans" w:cs="Open Sans" w:eastAsia="Open Sans" w:hAnsi="Open Sans"/>
          <w:sz w:val="24"/>
          <w:szCs w:val="24"/>
        </w:rPr>
      </w:pPr>
      <w:ins w:author="Laura Valentina Gamboa Parra" w:id="0" w:date="2021-11-13T01:21:06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15">
      <w:pPr>
        <w:widowControl w:val="0"/>
        <w:spacing w:before="39.8614501953125" w:line="360" w:lineRule="auto"/>
        <w:ind w:left="720" w:firstLine="0"/>
        <w:rPr>
          <w:ins w:author="Laura Valentina Gamboa Parra" w:id="0" w:date="2021-11-13T01:21:06Z"/>
          <w:rFonts w:ascii="Open Sans" w:cs="Open Sans" w:eastAsia="Open Sans" w:hAnsi="Open Sans"/>
          <w:sz w:val="24"/>
          <w:szCs w:val="24"/>
        </w:rPr>
      </w:pPr>
      <w:ins w:author="Laura Valentina Gamboa Parra" w:id="0" w:date="2021-11-13T01:21:06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16">
      <w:pPr>
        <w:widowControl w:val="0"/>
        <w:spacing w:before="39.8614501953125" w:line="360" w:lineRule="auto"/>
        <w:ind w:left="720" w:firstLine="0"/>
        <w:rPr>
          <w:ins w:author="Laura Valentina Gamboa Parra" w:id="0" w:date="2021-11-13T01:21:06Z"/>
          <w:rFonts w:ascii="Open Sans" w:cs="Open Sans" w:eastAsia="Open Sans" w:hAnsi="Open Sans"/>
          <w:sz w:val="24"/>
          <w:szCs w:val="24"/>
        </w:rPr>
      </w:pPr>
      <w:ins w:author="Laura Valentina Gamboa Parra" w:id="0" w:date="2021-11-13T01:21:06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17">
      <w:pPr>
        <w:widowControl w:val="0"/>
        <w:spacing w:before="39.8614501953125" w:line="360" w:lineRule="auto"/>
        <w:ind w:left="720" w:firstLine="0"/>
        <w:rPr>
          <w:ins w:author="Laura Valentina Gamboa Parra" w:id="0" w:date="2021-11-13T01:21:06Z"/>
          <w:rFonts w:ascii="Open Sans" w:cs="Open Sans" w:eastAsia="Open Sans" w:hAnsi="Open Sans"/>
          <w:sz w:val="24"/>
          <w:szCs w:val="24"/>
        </w:rPr>
      </w:pPr>
      <w:ins w:author="Laura Valentina Gamboa Parra" w:id="0" w:date="2021-11-13T01:21:06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18">
      <w:pPr>
        <w:widowControl w:val="0"/>
        <w:spacing w:before="39.8614501953125" w:line="36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numPr>
          <w:ilvl w:val="0"/>
          <w:numId w:val="1"/>
        </w:numPr>
        <w:spacing w:before="39.8614501953125" w:line="360" w:lineRule="auto"/>
        <w:ind w:left="720" w:hanging="360"/>
        <w:rPr>
          <w:rFonts w:ascii="Rajdhani" w:cs="Rajdhani" w:eastAsia="Rajdhani" w:hAnsi="Rajdhani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Escribir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en la terminal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el comando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sudo apt install fortune y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e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scribir en la terminal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fortune. </w:t>
      </w:r>
    </w:p>
    <w:p w:rsidR="00000000" w:rsidDel="00000000" w:rsidP="00000000" w:rsidRDefault="00000000" w:rsidRPr="00000000" w14:paraId="0000001A">
      <w:pPr>
        <w:widowControl w:val="0"/>
        <w:spacing w:before="39.8614501953125" w:line="360" w:lineRule="auto"/>
        <w:ind w:left="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</w:rPr>
        <w:drawing>
          <wp:inline distB="114300" distT="114300" distL="114300" distR="114300">
            <wp:extent cx="5943600" cy="45085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numPr>
          <w:ilvl w:val="0"/>
          <w:numId w:val="1"/>
        </w:numPr>
        <w:spacing w:after="0" w:afterAutospacing="0" w:before="39.8614501953125" w:line="360" w:lineRule="auto"/>
        <w:ind w:left="720" w:hanging="360"/>
        <w:rPr>
          <w:ins w:author="Laura Valentina Gamboa Parra" w:id="1" w:date="2021-11-13T01:21:47Z"/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fortune | cowsay</w:t>
      </w:r>
      <w:ins w:author="Laura Valentina Gamboa Parra" w:id="1" w:date="2021-11-13T01:21:47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1C">
      <w:pPr>
        <w:widowControl w:val="0"/>
        <w:spacing w:before="0" w:beforeAutospacing="0" w:line="360" w:lineRule="auto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PrChange w:author="Laura Valentina Gamboa Parra" w:id="2" w:date="2021-11-13T01:21:47Z">
            <w:rPr>
              <w:rFonts w:ascii="Open Sans" w:cs="Open Sans" w:eastAsia="Open Sans" w:hAnsi="Open Sans"/>
              <w:b w:val="1"/>
              <w:sz w:val="24"/>
              <w:szCs w:val="24"/>
            </w:rPr>
          </w:rPrChange>
        </w:rPr>
        <w:pPrChange w:author="Laura Valentina Gamboa Parra" w:id="0" w:date="2021-11-13T01:21:47Z">
          <w:pPr>
            <w:widowControl w:val="0"/>
            <w:numPr>
              <w:ilvl w:val="0"/>
              <w:numId w:val="1"/>
            </w:numPr>
            <w:spacing w:before="39.8614501953125" w:line="360" w:lineRule="auto"/>
            <w:ind w:left="720" w:hanging="360"/>
          </w:pPr>
        </w:pPrChange>
      </w:pPr>
      <w:ins w:author="Laura Valentina Gamboa Parra" w:id="1" w:date="2021-11-13T01:21:47Z">
        <w:r w:rsidDel="00000000" w:rsidR="00000000" w:rsidRPr="00000000">
          <w:rPr>
            <w:rFonts w:ascii="Open Sans" w:cs="Open Sans" w:eastAsia="Open Sans" w:hAnsi="Open Sans"/>
            <w:b w:val="1"/>
            <w:sz w:val="24"/>
            <w:szCs w:val="24"/>
          </w:rPr>
          <w:drawing>
            <wp:inline distB="114300" distT="114300" distL="114300" distR="114300">
              <wp:extent cx="5943600" cy="2857500"/>
              <wp:effectExtent b="0" l="0" r="0" t="0"/>
              <wp:docPr id="5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1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857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ins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jdhani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jdhani-regular.ttf"/><Relationship Id="rId2" Type="http://schemas.openxmlformats.org/officeDocument/2006/relationships/font" Target="fonts/Rajdhani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